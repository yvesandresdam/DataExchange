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810046" w:rsidRDefault="00000000">
      <w:pPr>
        <w:rPr>
          <w:i/>
        </w:rPr>
      </w:pPr>
      <w:r>
        <w:rPr>
          <w:i/>
        </w:rPr>
        <w:t xml:space="preserve">A </w:t>
      </w:r>
      <w:proofErr w:type="spellStart"/>
      <w:r>
        <w:rPr>
          <w:i/>
        </w:rPr>
        <w:t>client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named</w:t>
      </w:r>
      <w:proofErr w:type="spellEnd"/>
      <w:r>
        <w:rPr>
          <w:i/>
        </w:rPr>
        <w:t xml:space="preserve"> Yves Andrés </w:t>
      </w:r>
      <w:proofErr w:type="spellStart"/>
      <w:r>
        <w:rPr>
          <w:i/>
        </w:rPr>
        <w:t>wants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hire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website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designing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team</w:t>
      </w:r>
      <w:proofErr w:type="spellEnd"/>
      <w:r>
        <w:rPr>
          <w:i/>
        </w:rPr>
        <w:t xml:space="preserve">, lead </w:t>
      </w:r>
      <w:proofErr w:type="spellStart"/>
      <w:r>
        <w:rPr>
          <w:i/>
        </w:rPr>
        <w:t>by</w:t>
      </w:r>
      <w:proofErr w:type="spellEnd"/>
      <w:r>
        <w:rPr>
          <w:i/>
        </w:rPr>
        <w:t xml:space="preserve"> Javier Galán.</w:t>
      </w:r>
    </w:p>
    <w:p w14:paraId="00000002" w14:textId="77777777" w:rsidR="00810046" w:rsidRDefault="00810046"/>
    <w:p w14:paraId="00000003" w14:textId="77777777" w:rsidR="00810046" w:rsidRDefault="00000000">
      <w:r>
        <w:t xml:space="preserve">Yves: Good </w:t>
      </w:r>
      <w:proofErr w:type="spellStart"/>
      <w:r>
        <w:t>morning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a new </w:t>
      </w:r>
      <w:proofErr w:type="spellStart"/>
      <w:r>
        <w:t>website</w:t>
      </w:r>
      <w:proofErr w:type="spellEnd"/>
      <w:r>
        <w:t>.</w:t>
      </w:r>
    </w:p>
    <w:p w14:paraId="00000004" w14:textId="77777777" w:rsidR="00810046" w:rsidRDefault="00810046"/>
    <w:p w14:paraId="00000005" w14:textId="77777777" w:rsidR="00810046" w:rsidRDefault="00000000">
      <w:r>
        <w:t xml:space="preserve">Javier: Ok.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website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>?</w:t>
      </w:r>
    </w:p>
    <w:p w14:paraId="00000006" w14:textId="77777777" w:rsidR="00810046" w:rsidRDefault="00810046"/>
    <w:p w14:paraId="00000007" w14:textId="77777777" w:rsidR="00810046" w:rsidRDefault="00000000">
      <w:r>
        <w:t xml:space="preserve">Yves: I </w:t>
      </w:r>
      <w:proofErr w:type="spellStart"/>
      <w:r>
        <w:t>need</w:t>
      </w:r>
      <w:proofErr w:type="spellEnd"/>
      <w:r>
        <w:t xml:space="preserve"> a </w:t>
      </w:r>
      <w:proofErr w:type="spellStart"/>
      <w:r>
        <w:t>website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portfolios, </w:t>
      </w:r>
      <w:proofErr w:type="spellStart"/>
      <w:r>
        <w:t>templates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photography</w:t>
      </w:r>
      <w:proofErr w:type="spellEnd"/>
      <w:r>
        <w:t xml:space="preserve"> sets </w:t>
      </w:r>
      <w:proofErr w:type="spellStart"/>
      <w:r>
        <w:t>to</w:t>
      </w:r>
      <w:proofErr w:type="spellEnd"/>
      <w:r>
        <w:t xml:space="preserve"> show </w:t>
      </w:r>
      <w:proofErr w:type="spellStart"/>
      <w:r>
        <w:t>your</w:t>
      </w:r>
      <w:proofErr w:type="spellEnd"/>
      <w:r>
        <w:t xml:space="preserve"> digital </w:t>
      </w:r>
      <w:proofErr w:type="spellStart"/>
      <w:r>
        <w:t>identity</w:t>
      </w:r>
      <w:proofErr w:type="spellEnd"/>
      <w:r>
        <w:t xml:space="preserve"> online.</w:t>
      </w:r>
    </w:p>
    <w:p w14:paraId="00000008" w14:textId="77777777" w:rsidR="00810046" w:rsidRDefault="00810046"/>
    <w:p w14:paraId="00000009" w14:textId="77777777" w:rsidR="00810046" w:rsidRDefault="00000000">
      <w:r>
        <w:t xml:space="preserve">Javier: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website’s</w:t>
      </w:r>
      <w:proofErr w:type="spellEnd"/>
      <w:r>
        <w:t xml:space="preserve"> </w:t>
      </w:r>
      <w:proofErr w:type="spellStart"/>
      <w:r>
        <w:t>goal</w:t>
      </w:r>
      <w:proofErr w:type="spellEnd"/>
      <w:r>
        <w:t>?</w:t>
      </w:r>
    </w:p>
    <w:p w14:paraId="0000000A" w14:textId="77777777" w:rsidR="00810046" w:rsidRDefault="00810046"/>
    <w:p w14:paraId="0000000B" w14:textId="5BF461C0" w:rsidR="00810046" w:rsidRDefault="00000000">
      <w:r>
        <w:t xml:space="preserve">Yves: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website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sort</w:t>
      </w:r>
      <w:proofErr w:type="spellEnd"/>
      <w:ins w:id="0" w:author="Pilar" w:date="2024-09-26T11:22:00Z" w16du:dateUtc="2024-09-26T09:22:00Z">
        <w:r w:rsidR="000646B7">
          <w:t>/</w:t>
        </w:r>
        <w:proofErr w:type="spellStart"/>
        <w:r w:rsidR="000646B7">
          <w:t>classify</w:t>
        </w:r>
        <w:proofErr w:type="spellEnd"/>
        <w:r w:rsidR="000646B7">
          <w:t>?</w:t>
        </w:r>
      </w:ins>
      <w:r>
        <w:t xml:space="preserve"> </w:t>
      </w:r>
      <w:proofErr w:type="spellStart"/>
      <w:r>
        <w:t>photographs</w:t>
      </w:r>
      <w:proofErr w:type="spellEnd"/>
      <w:r>
        <w:t xml:space="preserve"> and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personal data.</w:t>
      </w:r>
    </w:p>
    <w:p w14:paraId="0000000C" w14:textId="77777777" w:rsidR="00810046" w:rsidRDefault="00810046"/>
    <w:p w14:paraId="0000000D" w14:textId="77777777" w:rsidR="00810046" w:rsidRDefault="00000000">
      <w:r>
        <w:t xml:space="preserve">Javier: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I </w:t>
      </w:r>
      <w:proofErr w:type="spellStart"/>
      <w:r>
        <w:t>understand</w:t>
      </w:r>
      <w:proofErr w:type="spellEnd"/>
      <w:r>
        <w:t xml:space="preserve">.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?</w:t>
      </w:r>
    </w:p>
    <w:p w14:paraId="0000000E" w14:textId="77777777" w:rsidR="00810046" w:rsidRDefault="00810046"/>
    <w:p w14:paraId="0000000F" w14:textId="77777777" w:rsidR="00810046" w:rsidRDefault="00000000">
      <w:r>
        <w:t xml:space="preserve">Yves: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a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bright</w:t>
      </w:r>
      <w:proofErr w:type="spellEnd"/>
      <w:r>
        <w:t xml:space="preserve"> color </w:t>
      </w:r>
      <w:proofErr w:type="spellStart"/>
      <w:r>
        <w:t>palette</w:t>
      </w:r>
      <w:proofErr w:type="spellEnd"/>
      <w:r>
        <w:t xml:space="preserve"> and a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photographs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in a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website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mobile</w:t>
      </w:r>
      <w:proofErr w:type="spellEnd"/>
      <w:r>
        <w:t xml:space="preserve"> </w:t>
      </w:r>
      <w:proofErr w:type="spellStart"/>
      <w:r>
        <w:t>friendly</w:t>
      </w:r>
      <w:proofErr w:type="spellEnd"/>
      <w:r>
        <w:t>.</w:t>
      </w:r>
    </w:p>
    <w:p w14:paraId="00000010" w14:textId="77777777" w:rsidR="00810046" w:rsidRDefault="00810046"/>
    <w:p w14:paraId="00000011" w14:textId="77777777" w:rsidR="00810046" w:rsidRDefault="00000000">
      <w:r>
        <w:t xml:space="preserve">Javier: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samples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idea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website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look </w:t>
      </w:r>
      <w:proofErr w:type="spellStart"/>
      <w:r>
        <w:t>like</w:t>
      </w:r>
      <w:proofErr w:type="spellEnd"/>
      <w:r>
        <w:t xml:space="preserve">.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them</w:t>
      </w:r>
      <w:proofErr w:type="spellEnd"/>
      <w:r>
        <w:t>?</w:t>
      </w:r>
    </w:p>
    <w:p w14:paraId="00000012" w14:textId="77777777" w:rsidR="00810046" w:rsidRDefault="00810046"/>
    <w:p w14:paraId="00000013" w14:textId="77777777" w:rsidR="00810046" w:rsidRDefault="00000000">
      <w:r>
        <w:t xml:space="preserve">Yves: Yes, </w:t>
      </w:r>
      <w:proofErr w:type="spellStart"/>
      <w:r>
        <w:t>please</w:t>
      </w:r>
      <w:proofErr w:type="spellEnd"/>
      <w:r>
        <w:t xml:space="preserve">. </w:t>
      </w:r>
    </w:p>
    <w:p w14:paraId="00000014" w14:textId="77777777" w:rsidR="00810046" w:rsidRDefault="00810046"/>
    <w:p w14:paraId="00000015" w14:textId="77777777" w:rsidR="00810046" w:rsidRDefault="00000000">
      <w:r>
        <w:t xml:space="preserve">Javier: </w:t>
      </w:r>
      <w:proofErr w:type="spellStart"/>
      <w:r>
        <w:t>Take</w:t>
      </w:r>
      <w:proofErr w:type="spellEnd"/>
      <w:r>
        <w:t xml:space="preserve"> a look.</w:t>
      </w:r>
    </w:p>
    <w:p w14:paraId="00000016" w14:textId="77777777" w:rsidR="00810046" w:rsidRDefault="00810046"/>
    <w:p w14:paraId="00000017" w14:textId="68A7E436" w:rsidR="00810046" w:rsidRDefault="00000000">
      <w:r>
        <w:t xml:space="preserve">Yves: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websites</w:t>
      </w:r>
      <w:proofErr w:type="spellEnd"/>
      <w:r>
        <w:t xml:space="preserve"> are </w:t>
      </w:r>
      <w:proofErr w:type="spellStart"/>
      <w:r>
        <w:t>cool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and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a new </w:t>
      </w:r>
      <w:ins w:id="1" w:author="Pilar" w:date="2024-09-26T11:23:00Z" w16du:dateUtc="2024-09-26T09:23:00Z">
        <w:r w:rsidR="000646B7">
          <w:t xml:space="preserve">more </w:t>
        </w:r>
        <w:proofErr w:type="spellStart"/>
        <w:r w:rsidR="000646B7">
          <w:t>modern</w:t>
        </w:r>
        <w:proofErr w:type="spellEnd"/>
        <w:r w:rsidR="000646B7">
          <w:t xml:space="preserve"> </w:t>
        </w:r>
      </w:ins>
      <w:proofErr w:type="spellStart"/>
      <w:r>
        <w:t>design</w:t>
      </w:r>
      <w:proofErr w:type="spellEnd"/>
      <w:r>
        <w:t>.</w:t>
      </w:r>
    </w:p>
    <w:p w14:paraId="00000018" w14:textId="77777777" w:rsidR="00810046" w:rsidRDefault="00810046"/>
    <w:p w14:paraId="00000019" w14:textId="4483A591" w:rsidR="00810046" w:rsidRDefault="00000000">
      <w:r>
        <w:t xml:space="preserve">Javier: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course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del w:id="2" w:author="Pilar" w:date="2024-09-26T11:23:00Z" w16du:dateUtc="2024-09-26T09:23:00Z">
        <w:r w:rsidDel="000646B7">
          <w:delText xml:space="preserve"> be</w:delText>
        </w:r>
      </w:del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website’s</w:t>
      </w:r>
      <w:proofErr w:type="spellEnd"/>
      <w:r>
        <w:t xml:space="preserve"> </w:t>
      </w:r>
      <w:proofErr w:type="spellStart"/>
      <w:r>
        <w:t>wireframe</w:t>
      </w:r>
      <w:proofErr w:type="spellEnd"/>
      <w:ins w:id="3" w:author="Pilar" w:date="2024-09-26T11:23:00Z" w16du:dateUtc="2024-09-26T09:23:00Z">
        <w:r w:rsidR="000646B7">
          <w:t xml:space="preserve"> be </w:t>
        </w:r>
        <w:proofErr w:type="spellStart"/>
        <w:r w:rsidR="000646B7">
          <w:t>like</w:t>
        </w:r>
        <w:proofErr w:type="spellEnd"/>
        <w:r w:rsidR="000646B7">
          <w:t xml:space="preserve"> </w:t>
        </w:r>
      </w:ins>
      <w:r>
        <w:t>?</w:t>
      </w:r>
    </w:p>
    <w:p w14:paraId="0000001A" w14:textId="77777777" w:rsidR="00810046" w:rsidRDefault="00810046"/>
    <w:p w14:paraId="0000001B" w14:textId="77777777" w:rsidR="00810046" w:rsidRDefault="00000000">
      <w:r>
        <w:t xml:space="preserve">Yves: </w:t>
      </w:r>
      <w:proofErr w:type="spellStart"/>
      <w:r>
        <w:t>Wireframe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mean?</w:t>
      </w:r>
    </w:p>
    <w:p w14:paraId="0000001C" w14:textId="77777777" w:rsidR="00810046" w:rsidRDefault="00810046"/>
    <w:p w14:paraId="0000001D" w14:textId="77777777" w:rsidR="00810046" w:rsidRDefault="00000000">
      <w:r>
        <w:t xml:space="preserve">Javier: </w:t>
      </w:r>
      <w:proofErr w:type="spellStart"/>
      <w:r>
        <w:t>We</w:t>
      </w:r>
      <w:proofErr w:type="spellEnd"/>
      <w:r>
        <w:t xml:space="preserve"> can use </w:t>
      </w:r>
      <w:proofErr w:type="spellStart"/>
      <w:r>
        <w:t>Figma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developing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. </w:t>
      </w:r>
      <w:proofErr w:type="spellStart"/>
      <w:r>
        <w:t>Figma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, share, and test </w:t>
      </w:r>
      <w:proofErr w:type="spellStart"/>
      <w:r>
        <w:t>designs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websites</w:t>
      </w:r>
      <w:proofErr w:type="spellEnd"/>
      <w:r>
        <w:t xml:space="preserve">, </w:t>
      </w:r>
      <w:proofErr w:type="spellStart"/>
      <w:r>
        <w:t>mobile</w:t>
      </w:r>
      <w:proofErr w:type="spellEnd"/>
      <w:r>
        <w:t xml:space="preserve"> apps and </w:t>
      </w:r>
      <w:proofErr w:type="spellStart"/>
      <w:r>
        <w:t>other</w:t>
      </w:r>
      <w:proofErr w:type="spellEnd"/>
      <w:r>
        <w:t xml:space="preserve"> digital </w:t>
      </w:r>
      <w:proofErr w:type="spellStart"/>
      <w:r>
        <w:t>products</w:t>
      </w:r>
      <w:proofErr w:type="spellEnd"/>
      <w:r>
        <w:t xml:space="preserve"> and </w:t>
      </w:r>
      <w:proofErr w:type="spellStart"/>
      <w:r>
        <w:t>experiences</w:t>
      </w:r>
      <w:proofErr w:type="spellEnd"/>
      <w:r>
        <w:t>.</w:t>
      </w:r>
    </w:p>
    <w:p w14:paraId="0000001E" w14:textId="77777777" w:rsidR="00810046" w:rsidRDefault="00810046"/>
    <w:p w14:paraId="0000001F" w14:textId="77777777" w:rsidR="00810046" w:rsidRDefault="00000000">
      <w:r>
        <w:t xml:space="preserve">Yves: Ok,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idea.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website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company’s</w:t>
      </w:r>
      <w:proofErr w:type="spellEnd"/>
      <w:r>
        <w:t xml:space="preserve"> 10th </w:t>
      </w:r>
      <w:proofErr w:type="spellStart"/>
      <w:r>
        <w:t>anniversary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website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time?</w:t>
      </w:r>
    </w:p>
    <w:p w14:paraId="00000020" w14:textId="77777777" w:rsidR="00810046" w:rsidRDefault="00810046"/>
    <w:p w14:paraId="00000021" w14:textId="77777777" w:rsidR="00810046" w:rsidRDefault="00000000">
      <w:r>
        <w:t xml:space="preserve">Javier: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anniversary</w:t>
      </w:r>
      <w:proofErr w:type="spellEnd"/>
      <w:r>
        <w:t>?</w:t>
      </w:r>
    </w:p>
    <w:p w14:paraId="00000022" w14:textId="77777777" w:rsidR="00810046" w:rsidRDefault="00810046"/>
    <w:p w14:paraId="00000023" w14:textId="77777777" w:rsidR="00810046" w:rsidRDefault="00000000">
      <w:r>
        <w:t xml:space="preserve">Yves: </w:t>
      </w:r>
      <w:proofErr w:type="spellStart"/>
      <w:r>
        <w:t>On</w:t>
      </w:r>
      <w:proofErr w:type="spellEnd"/>
      <w:r>
        <w:t xml:space="preserve"> 12th </w:t>
      </w:r>
      <w:proofErr w:type="spellStart"/>
      <w:r>
        <w:t>December</w:t>
      </w:r>
      <w:proofErr w:type="spellEnd"/>
      <w:r>
        <w:t>.</w:t>
      </w:r>
    </w:p>
    <w:p w14:paraId="00000024" w14:textId="77777777" w:rsidR="00810046" w:rsidRDefault="00810046"/>
    <w:p w14:paraId="00000025" w14:textId="77777777" w:rsidR="00810046" w:rsidRDefault="00000000">
      <w:pPr>
        <w:rPr>
          <w:rFonts w:ascii="Roboto" w:eastAsia="Roboto" w:hAnsi="Roboto" w:cs="Roboto"/>
          <w:color w:val="212529"/>
          <w:sz w:val="24"/>
          <w:szCs w:val="24"/>
          <w:shd w:val="clear" w:color="auto" w:fill="F8F9FA"/>
        </w:rPr>
      </w:pPr>
      <w:r>
        <w:t xml:space="preserve">Javier: Ok.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website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. </w:t>
      </w:r>
    </w:p>
    <w:sectPr w:rsidR="00810046">
      <w:headerReference w:type="default" r:id="rId6"/>
      <w:footerReference w:type="default" r:id="rId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8379B0" w14:textId="77777777" w:rsidR="00A20D0C" w:rsidRDefault="00A20D0C">
      <w:pPr>
        <w:spacing w:line="240" w:lineRule="auto"/>
      </w:pPr>
      <w:r>
        <w:separator/>
      </w:r>
    </w:p>
  </w:endnote>
  <w:endnote w:type="continuationSeparator" w:id="0">
    <w:p w14:paraId="00223FFE" w14:textId="77777777" w:rsidR="00A20D0C" w:rsidRDefault="00A20D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3AF043CB-CFB9-4783-8C3A-539DC2C1B4C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B9CE8B1-A3B5-41AE-B833-821DE53AFE7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8F93D75-A8D5-49CB-BE1C-7430499A5D1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7" w14:textId="0F4CFE2D" w:rsidR="00810046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C1091F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E112A4" w14:textId="77777777" w:rsidR="00A20D0C" w:rsidRDefault="00A20D0C">
      <w:pPr>
        <w:spacing w:line="240" w:lineRule="auto"/>
      </w:pPr>
      <w:r>
        <w:separator/>
      </w:r>
    </w:p>
  </w:footnote>
  <w:footnote w:type="continuationSeparator" w:id="0">
    <w:p w14:paraId="480FDF1D" w14:textId="77777777" w:rsidR="00A20D0C" w:rsidRDefault="00A20D0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6" w14:textId="77777777" w:rsidR="00810046" w:rsidRDefault="00000000">
    <w:r>
      <w:t>Javier / Yves</w:t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Pilar">
    <w15:presenceInfo w15:providerId="None" w15:userId="Pila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/>
  <w:trackRevision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0046"/>
    <w:rsid w:val="000646B7"/>
    <w:rsid w:val="00810046"/>
    <w:rsid w:val="00A20D0C"/>
    <w:rsid w:val="00A9340D"/>
    <w:rsid w:val="00C10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4217FC"/>
  <w15:docId w15:val="{8EC4B4E9-9A10-46C2-9BA7-627DFC22B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Revisin">
    <w:name w:val="Revision"/>
    <w:hidden/>
    <w:uiPriority w:val="99"/>
    <w:semiHidden/>
    <w:rsid w:val="00C1091F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microsoft.com/office/2011/relationships/people" Target="peop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234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Pilar</cp:lastModifiedBy>
  <cp:revision>2</cp:revision>
  <dcterms:created xsi:type="dcterms:W3CDTF">2024-09-26T08:38:00Z</dcterms:created>
  <dcterms:modified xsi:type="dcterms:W3CDTF">2024-09-26T09:26:00Z</dcterms:modified>
</cp:coreProperties>
</file>